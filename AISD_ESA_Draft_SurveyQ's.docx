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767A" w14:textId="4CC2EC93" w:rsidR="2C3386D0" w:rsidRDefault="00E2742C" w:rsidP="2C3386D0">
      <w:pPr>
        <w:rPr>
          <w:b/>
          <w:bCs/>
        </w:rPr>
      </w:pPr>
      <w:r w:rsidRPr="007E75A1">
        <w:rPr>
          <w:b/>
          <w:bCs/>
        </w:rPr>
        <w:t xml:space="preserve">General Information </w:t>
      </w:r>
    </w:p>
    <w:p w14:paraId="74D8720A" w14:textId="79128131" w:rsidR="00E2742C" w:rsidRDefault="00E2742C" w:rsidP="008F2B3C">
      <w:r>
        <w:t>Name</w:t>
      </w:r>
    </w:p>
    <w:p w14:paraId="4BFED7E7" w14:textId="4E981CA7" w:rsidR="4479B575" w:rsidRDefault="79460F66">
      <w:r>
        <w:t xml:space="preserve">Position </w:t>
      </w:r>
      <w:r w:rsidR="2A936045">
        <w:t>Title</w:t>
      </w:r>
    </w:p>
    <w:p w14:paraId="436DD022" w14:textId="5C6F5E66" w:rsidR="1643810C" w:rsidRDefault="6622BB5C">
      <w:r>
        <w:t>School Name</w:t>
      </w:r>
    </w:p>
    <w:p w14:paraId="6DC0FF0E" w14:textId="1D1AF022" w:rsidR="00E2742C" w:rsidRDefault="00E2742C" w:rsidP="008F2B3C">
      <w:r>
        <w:t>Email Address</w:t>
      </w:r>
    </w:p>
    <w:p w14:paraId="64B0E7F1" w14:textId="0B0D9FE1" w:rsidR="00E2742C" w:rsidRDefault="00A5FF96" w:rsidP="008F2B3C">
      <w:r>
        <w:t xml:space="preserve">In two or three sentences, what makes your school special and unique? </w:t>
      </w:r>
      <w:commentRangeStart w:id="0"/>
      <w:ins w:id="1" w:author="Nate Konigkramer" w:date="2026-06-15T22:39:00Z" w16du:dateUtc="2026-06-15T22:39:42Z">
        <w:r>
          <w:t>This could include your instructional approach, school culture and values, or school community.</w:t>
        </w:r>
      </w:ins>
      <w:commentRangeEnd w:id="0"/>
      <w:r w:rsidR="00D61CAB">
        <w:rPr>
          <w:rStyle w:val="CommentReference"/>
          <w:sz w:val="22"/>
          <w:szCs w:val="22"/>
        </w:rPr>
        <w:commentReference w:id="0"/>
      </w:r>
    </w:p>
    <w:p w14:paraId="48129F78" w14:textId="56C3322D" w:rsidR="00D61CAB" w:rsidRDefault="00A5FF96" w:rsidP="008F2B3C">
      <w:r>
        <w:t>Does your school have any specialty programs or pathways (e.g., STEM, arts, music, dual language)?</w:t>
      </w:r>
      <w:ins w:id="2" w:author="Nate Konigkramer" w:date="2026-06-15T22:42:00Z" w16du:dateUtc="2026-06-15T22:42:35Z">
        <w:r>
          <w:t xml:space="preserve"> If so, please describe.</w:t>
        </w:r>
      </w:ins>
    </w:p>
    <w:p w14:paraId="07A72F4F" w14:textId="7F56C22C" w:rsidR="007E75A1" w:rsidRDefault="00A5FF96" w:rsidP="008F2B3C">
      <w:r>
        <w:t>Does your school have any special education programs?</w:t>
      </w:r>
      <w:ins w:id="3" w:author="Nate Konigkramer" w:date="2026-06-15T22:43:00Z" w16du:dateUtc="2026-06-15T22:43:24Z">
        <w:r>
          <w:t xml:space="preserve"> If so, please describe.</w:t>
        </w:r>
      </w:ins>
    </w:p>
    <w:p w14:paraId="5A23964F" w14:textId="5404D82F" w:rsidR="00D61CAB" w:rsidRDefault="00A5FF96" w:rsidP="00A5FF96">
      <w:r>
        <w:t xml:space="preserve">Does your school have any community partners </w:t>
      </w:r>
      <w:del w:id="4" w:author="Nate Konigkramer" w:date="2026-06-15T22:44:00Z" w16du:dateUtc="2026-06-15T22:44:21Z">
        <w:r w:rsidR="6054119D" w:rsidDel="00A5FF96">
          <w:delText>in place that occupy</w:delText>
        </w:r>
      </w:del>
      <w:ins w:id="5" w:author="Nate Konigkramer" w:date="2026-06-15T22:44:00Z" w16du:dateUtc="2026-06-15T22:44:23Z">
        <w:r>
          <w:t>with dedicated</w:t>
        </w:r>
      </w:ins>
      <w:r>
        <w:t xml:space="preserve"> space on campus? </w:t>
      </w:r>
    </w:p>
    <w:p w14:paraId="4BE77249" w14:textId="7FD8EDE6" w:rsidR="00E2742C" w:rsidRPr="00834876" w:rsidRDefault="00C3456C" w:rsidP="008F2B3C">
      <w:pPr>
        <w:rPr>
          <w:b/>
          <w:bCs/>
          <w:u w:val="single"/>
        </w:rPr>
      </w:pPr>
      <w:r w:rsidRPr="00834876">
        <w:rPr>
          <w:b/>
          <w:bCs/>
          <w:u w:val="single"/>
        </w:rPr>
        <w:t>S</w:t>
      </w:r>
      <w:r w:rsidR="00972D3A" w:rsidRPr="00834876">
        <w:rPr>
          <w:b/>
          <w:bCs/>
          <w:u w:val="single"/>
        </w:rPr>
        <w:t xml:space="preserve">urvey </w:t>
      </w:r>
      <w:r w:rsidR="00C361F4" w:rsidRPr="00834876">
        <w:rPr>
          <w:b/>
          <w:bCs/>
          <w:u w:val="single"/>
        </w:rPr>
        <w:t>Questions</w:t>
      </w:r>
    </w:p>
    <w:p w14:paraId="4133B319" w14:textId="2EF16598" w:rsidR="008F2B3C" w:rsidRPr="008F2B3C" w:rsidRDefault="008F2B3C" w:rsidP="008F2B3C">
      <w:r w:rsidRPr="008F2B3C">
        <w:t>For an Educational Suitability Assessment (ESA), principal surveys should focus on how well the building supports educational delivery, student experience, and operational effectiveness rather than building condition. A 1-5 scale works well, where:</w:t>
      </w:r>
    </w:p>
    <w:p w14:paraId="776AA430" w14:textId="77777777" w:rsidR="008F2B3C" w:rsidRPr="008F2B3C" w:rsidRDefault="008F2B3C" w:rsidP="008F2B3C">
      <w:r w:rsidRPr="008F2B3C">
        <w:rPr>
          <w:b/>
          <w:bCs/>
        </w:rPr>
        <w:t>1 = Strongly Disagree / Very Poor</w:t>
      </w:r>
      <w:r w:rsidRPr="008F2B3C">
        <w:br/>
      </w:r>
      <w:r w:rsidRPr="008F2B3C">
        <w:rPr>
          <w:b/>
          <w:bCs/>
        </w:rPr>
        <w:t>2 = Disagree / Poor</w:t>
      </w:r>
      <w:r w:rsidRPr="008F2B3C">
        <w:br/>
      </w:r>
      <w:r w:rsidRPr="008F2B3C">
        <w:rPr>
          <w:b/>
          <w:bCs/>
        </w:rPr>
        <w:t>3 = Neutral / Adequate</w:t>
      </w:r>
      <w:r w:rsidRPr="008F2B3C">
        <w:br/>
      </w:r>
      <w:r w:rsidRPr="008F2B3C">
        <w:rPr>
          <w:b/>
          <w:bCs/>
        </w:rPr>
        <w:t>4 = Agree / Good</w:t>
      </w:r>
      <w:r w:rsidRPr="008F2B3C">
        <w:br/>
      </w:r>
      <w:r w:rsidRPr="008F2B3C">
        <w:rPr>
          <w:b/>
          <w:bCs/>
        </w:rPr>
        <w:t>5 = Strongly Agree / Excellent</w:t>
      </w:r>
    </w:p>
    <w:p w14:paraId="5129CB09" w14:textId="77777777" w:rsidR="008F2B3C" w:rsidRPr="008F2B3C" w:rsidRDefault="008F2B3C" w:rsidP="008F2B3C">
      <w:pPr>
        <w:rPr>
          <w:b/>
          <w:bCs/>
        </w:rPr>
      </w:pPr>
      <w:r w:rsidRPr="008F2B3C">
        <w:rPr>
          <w:b/>
          <w:bCs/>
        </w:rPr>
        <w:t>Educational Suitability Assessment: Principal Survey</w:t>
      </w:r>
    </w:p>
    <w:p w14:paraId="4B5EED03" w14:textId="5805F15A" w:rsidR="008F2B3C" w:rsidRPr="008F2B3C" w:rsidRDefault="008F2B3C" w:rsidP="008F2B3C">
      <w:r w:rsidRPr="008F2B3C">
        <w:rPr>
          <w:b/>
          <w:bCs/>
        </w:rPr>
        <w:t>1. Learning Environment</w:t>
      </w:r>
      <w:r w:rsidRPr="008F2B3C">
        <w:br/>
        <w:t xml:space="preserve">The </w:t>
      </w:r>
      <w:r w:rsidR="6E83B4AF">
        <w:t>studio</w:t>
      </w:r>
      <w:r w:rsidR="3C1C7322">
        <w:t>s</w:t>
      </w:r>
      <w:r w:rsidRPr="008F2B3C">
        <w:t xml:space="preserve"> and instructional spaces effectively support the teaching methods and learning experiences expected for today's students.</w:t>
      </w:r>
    </w:p>
    <w:p w14:paraId="63199AE5" w14:textId="7DAB7581" w:rsidR="00F175C9" w:rsidRDefault="00F32AAE" w:rsidP="008F2B3C">
      <w:r>
        <w:t>Explai</w:t>
      </w:r>
      <w:r w:rsidR="00F9582C">
        <w:t xml:space="preserve">n </w:t>
      </w:r>
      <w:r w:rsidR="00BE5438">
        <w:t xml:space="preserve">and </w:t>
      </w:r>
      <w:r w:rsidR="009121B2">
        <w:t xml:space="preserve">identify </w:t>
      </w:r>
      <w:r w:rsidR="00D95ABE">
        <w:t>stre</w:t>
      </w:r>
      <w:r w:rsidR="00AF20B7">
        <w:t>ngth</w:t>
      </w:r>
      <w:r w:rsidR="008949A2">
        <w:t xml:space="preserve"> and we</w:t>
      </w:r>
      <w:r w:rsidR="00514DEA">
        <w:t>akness</w:t>
      </w:r>
      <w:r w:rsidR="00FA3207">
        <w:t xml:space="preserve"> areas on</w:t>
      </w:r>
      <w:r w:rsidR="005476C1">
        <w:t xml:space="preserve"> </w:t>
      </w:r>
      <w:r w:rsidR="007C09DE">
        <w:t>the map and</w:t>
      </w:r>
      <w:r w:rsidR="00AD3969">
        <w:t>/or floor</w:t>
      </w:r>
      <w:r w:rsidR="00546643">
        <w:t xml:space="preserve"> plan</w:t>
      </w:r>
    </w:p>
    <w:p w14:paraId="13B776A4" w14:textId="06520055" w:rsidR="008F2B3C" w:rsidRPr="008F2B3C" w:rsidRDefault="00A5FF96" w:rsidP="008F2B3C">
      <w:r w:rsidRPr="00A5FF96">
        <w:rPr>
          <w:b/>
          <w:bCs/>
        </w:rPr>
        <w:t>2. Educational Program Alignment</w:t>
      </w:r>
      <w:r w:rsidR="008F2B3C">
        <w:br/>
      </w:r>
      <w:r>
        <w:t xml:space="preserve">The facility </w:t>
      </w:r>
      <w:del w:id="6" w:author="Nate Konigkramer" w:date="2026-06-15T22:52:00Z" w16du:dateUtc="2026-06-15T22:52:20Z">
        <w:r w:rsidR="008F2B3C" w:rsidDel="00A5FF96">
          <w:delText>adequately</w:delText>
        </w:r>
      </w:del>
      <w:commentRangeStart w:id="7"/>
      <w:ins w:id="8" w:author="Nate Konigkramer" w:date="2026-06-15T22:52:00Z" w16du:dateUtc="2026-06-15T22:52:22Z">
        <w:r>
          <w:t>effectively</w:t>
        </w:r>
      </w:ins>
      <w:r>
        <w:t xml:space="preserve"> </w:t>
      </w:r>
      <w:commentRangeEnd w:id="7"/>
      <w:r w:rsidR="008F2B3C">
        <w:rPr>
          <w:rStyle w:val="CommentReference"/>
          <w:sz w:val="22"/>
          <w:szCs w:val="22"/>
        </w:rPr>
        <w:commentReference w:id="7"/>
      </w:r>
      <w:r>
        <w:t>supports the educational programs offered at this school, including specialty programs (e.g., STEM, dual language)</w:t>
      </w:r>
      <w:commentRangeStart w:id="9"/>
      <w:del w:id="10" w:author="Nate Konigkramer" w:date="2026-06-15T23:04:00Z" w16du:dateUtc="2026-06-15T23:04:23Z">
        <w:r w:rsidR="008F2B3C" w:rsidDel="00A5FF96">
          <w:delText xml:space="preserve"> and services (e.g., SPED, OT/PT)</w:delText>
        </w:r>
      </w:del>
      <w:r>
        <w:t>.</w:t>
      </w:r>
      <w:commentRangeEnd w:id="9"/>
      <w:r w:rsidR="008F2B3C" w:rsidRPr="008F2B3C">
        <w:rPr>
          <w:rStyle w:val="CommentReference"/>
          <w:sz w:val="22"/>
          <w:szCs w:val="22"/>
        </w:rPr>
        <w:commentReference w:id="9"/>
      </w:r>
    </w:p>
    <w:p w14:paraId="45DDB3FD" w14:textId="5E5B9F5C" w:rsidR="000D5C5D" w:rsidRDefault="004E1B34" w:rsidP="008F2B3C">
      <w:r>
        <w:t>Explain and identify strength and weakness areas on the map and/or floor plan</w:t>
      </w:r>
    </w:p>
    <w:p w14:paraId="004F304C" w14:textId="537E3B20" w:rsidR="008F2B3C" w:rsidRPr="008F2B3C" w:rsidRDefault="00A5FF96" w:rsidP="008F2B3C">
      <w:r w:rsidRPr="00A5FF96">
        <w:rPr>
          <w:b/>
          <w:bCs/>
        </w:rPr>
        <w:t>3. Flexibility of Spaces</w:t>
      </w:r>
      <w:r w:rsidR="008F2B3C">
        <w:br/>
      </w:r>
      <w:r>
        <w:t xml:space="preserve">The school's </w:t>
      </w:r>
      <w:commentRangeStart w:id="11"/>
      <w:ins w:id="12" w:author="Nate Konigkramer" w:date="2026-06-15T22:56:00Z" w16du:dateUtc="2026-06-15T22:56:33Z">
        <w:r>
          <w:t xml:space="preserve">studios and other </w:t>
        </w:r>
      </w:ins>
      <w:commentRangeEnd w:id="11"/>
      <w:r w:rsidR="008F2B3C">
        <w:rPr>
          <w:rStyle w:val="CommentReference"/>
          <w:sz w:val="22"/>
          <w:szCs w:val="22"/>
        </w:rPr>
        <w:commentReference w:id="11"/>
      </w:r>
      <w:r>
        <w:t>learning spaces can be easily adapted to accommodate different teaching approaches, group sizes, and learning activities.</w:t>
      </w:r>
    </w:p>
    <w:p w14:paraId="2B2FDAC3" w14:textId="65E83AF0" w:rsidR="00FC43BB" w:rsidRDefault="00FC43BB" w:rsidP="008F2B3C">
      <w:r>
        <w:t>Explain and identify strength and weakness areas on the map and/or floor plan</w:t>
      </w:r>
    </w:p>
    <w:p w14:paraId="78FC885B" w14:textId="602935F8" w:rsidR="008F2B3C" w:rsidRPr="008F2B3C" w:rsidRDefault="00A5FF96" w:rsidP="008F2B3C">
      <w:r w:rsidRPr="00A5FF96">
        <w:rPr>
          <w:b/>
          <w:bCs/>
        </w:rPr>
        <w:t>4. Collaboration Opportunities</w:t>
      </w:r>
      <w:r w:rsidR="008F2B3C">
        <w:br/>
      </w:r>
      <w:r>
        <w:t xml:space="preserve">The facility provides </w:t>
      </w:r>
      <w:commentRangeStart w:id="13"/>
      <w:del w:id="14" w:author="Nate Konigkramer" w:date="2026-06-15T22:57:00Z" w16du:dateUtc="2026-06-15T22:57:51Z">
        <w:r w:rsidR="008F2B3C" w:rsidDel="00A5FF96">
          <w:delText>sufficient</w:delText>
        </w:r>
      </w:del>
      <w:ins w:id="15" w:author="Nate Konigkramer" w:date="2026-06-15T22:57:00Z" w16du:dateUtc="2026-06-15T22:57:53Z">
        <w:r>
          <w:t>appropriate</w:t>
        </w:r>
      </w:ins>
      <w:r>
        <w:t xml:space="preserve"> spaces </w:t>
      </w:r>
      <w:ins w:id="16" w:author="Nate Konigkramer" w:date="2026-06-15T22:58:00Z" w16du:dateUtc="2026-06-15T22:58:21Z">
        <w:r>
          <w:t>outside of studios</w:t>
        </w:r>
      </w:ins>
      <w:commentRangeEnd w:id="13"/>
      <w:r w:rsidR="008F2B3C">
        <w:rPr>
          <w:rStyle w:val="CommentReference"/>
          <w:sz w:val="22"/>
          <w:szCs w:val="22"/>
        </w:rPr>
        <w:commentReference w:id="13"/>
      </w:r>
      <w:ins w:id="17" w:author="Nate Konigkramer" w:date="2026-06-15T22:58:00Z" w16du:dateUtc="2026-06-15T22:58:21Z">
        <w:r>
          <w:t xml:space="preserve"> </w:t>
        </w:r>
      </w:ins>
      <w:r>
        <w:t>for student collaboration, project-based learning, and small group instruction.</w:t>
      </w:r>
    </w:p>
    <w:p w14:paraId="25A904EF" w14:textId="00D25216" w:rsidR="002977F6" w:rsidRDefault="002E09B8" w:rsidP="008F2B3C">
      <w:r>
        <w:t>Explain and identify strength and weakness areas on the map and/or floor plan</w:t>
      </w:r>
    </w:p>
    <w:p w14:paraId="0B080678" w14:textId="6007C8A3" w:rsidR="008F2B3C" w:rsidRPr="008F2B3C" w:rsidRDefault="008F2B3C" w:rsidP="008F2B3C">
      <w:r w:rsidRPr="008F2B3C">
        <w:rPr>
          <w:b/>
          <w:bCs/>
        </w:rPr>
        <w:t>5. Student Support Services</w:t>
      </w:r>
      <w:r w:rsidRPr="008F2B3C">
        <w:br/>
        <w:t xml:space="preserve">The </w:t>
      </w:r>
      <w:r w:rsidR="468EC0B5">
        <w:t>facility</w:t>
      </w:r>
      <w:r w:rsidRPr="008F2B3C">
        <w:t xml:space="preserve"> provides appropriate spaces for </w:t>
      </w:r>
      <w:r w:rsidR="4C9BB58F">
        <w:t>special education,</w:t>
      </w:r>
      <w:r w:rsidRPr="008F2B3C">
        <w:t xml:space="preserve"> intervention services, </w:t>
      </w:r>
      <w:r w:rsidR="4300C615">
        <w:t xml:space="preserve">counseling, </w:t>
      </w:r>
      <w:r w:rsidRPr="008F2B3C">
        <w:t>and other student support functions.</w:t>
      </w:r>
    </w:p>
    <w:p w14:paraId="772B9549" w14:textId="5E0AF758" w:rsidR="00A36877" w:rsidRDefault="00A36877" w:rsidP="008F2B3C">
      <w:r>
        <w:t>Explain and identify strength and weakness areas on the map and/or floor plan</w:t>
      </w:r>
    </w:p>
    <w:p w14:paraId="4DECF1C0" w14:textId="7D0EE990" w:rsidR="008F2B3C" w:rsidRPr="008F2B3C" w:rsidRDefault="00A5FF96" w:rsidP="008F2B3C">
      <w:r w:rsidRPr="00A5FF96">
        <w:rPr>
          <w:b/>
          <w:bCs/>
        </w:rPr>
        <w:t>6. Safety and Supervision</w:t>
      </w:r>
      <w:r w:rsidR="008F2B3C">
        <w:br/>
      </w:r>
      <w:r>
        <w:t xml:space="preserve">The layout and organization of the </w:t>
      </w:r>
      <w:del w:id="18" w:author="Nate Konigkramer" w:date="2026-06-15T23:05:00Z" w16du:dateUtc="2026-06-15T23:05:42Z">
        <w:r w:rsidR="008F2B3C" w:rsidDel="00A5FF96">
          <w:delText>facility</w:delText>
        </w:r>
      </w:del>
      <w:commentRangeStart w:id="19"/>
      <w:ins w:id="20" w:author="Nate Konigkramer" w:date="2026-06-16T00:56:00Z" w16du:dateUtc="2026-06-16T00:56:23Z">
        <w:r>
          <w:t>campus</w:t>
        </w:r>
      </w:ins>
      <w:ins w:id="21" w:author="Nate Konigkramer" w:date="2026-06-16T00:49:00Z" w16du:dateUtc="2026-06-16T00:49:49Z">
        <w:r>
          <w:t xml:space="preserve"> </w:t>
        </w:r>
      </w:ins>
      <w:ins w:id="22" w:author="Nate Konigkramer" w:date="2026-06-15T23:05:00Z" w16du:dateUtc="2026-06-15T23:05:44Z">
        <w:r>
          <w:t>and grounds</w:t>
        </w:r>
      </w:ins>
      <w:r>
        <w:t xml:space="preserve"> </w:t>
      </w:r>
      <w:commentRangeEnd w:id="19"/>
      <w:r w:rsidR="008F2B3C">
        <w:rPr>
          <w:rStyle w:val="CommentReference"/>
          <w:sz w:val="22"/>
          <w:szCs w:val="22"/>
        </w:rPr>
        <w:commentReference w:id="19"/>
      </w:r>
      <w:r>
        <w:t>allow staff to effectively supervise students and maintain a safe learning environment.</w:t>
      </w:r>
    </w:p>
    <w:p w14:paraId="2D43640D" w14:textId="0D621194" w:rsidR="00BF0DD3" w:rsidRDefault="00BF0DD3" w:rsidP="008F2B3C">
      <w:r>
        <w:t>Explain and identify strength and weakness areas on the map and/or floor plan</w:t>
      </w:r>
    </w:p>
    <w:p w14:paraId="16032985" w14:textId="16B77195" w:rsidR="008F2B3C" w:rsidRPr="008F2B3C" w:rsidRDefault="00A5FF96" w:rsidP="008F2B3C">
      <w:r w:rsidRPr="00A5FF96">
        <w:rPr>
          <w:b/>
          <w:bCs/>
        </w:rPr>
        <w:t>7. Common Areas and Shared Spaces</w:t>
      </w:r>
      <w:r w:rsidR="0DC2C280">
        <w:br/>
      </w:r>
      <w:r>
        <w:t>Spaces such as the library, cafeteria, gymnasium,</w:t>
      </w:r>
      <w:commentRangeStart w:id="23"/>
      <w:r>
        <w:t xml:space="preserve"> </w:t>
      </w:r>
      <w:commentRangeEnd w:id="23"/>
      <w:r w:rsidR="0DC2C280">
        <w:rPr>
          <w:rStyle w:val="CommentReference"/>
          <w:sz w:val="22"/>
          <w:szCs w:val="22"/>
        </w:rPr>
        <w:commentReference w:id="23"/>
      </w:r>
      <w:r>
        <w:t xml:space="preserve">and multipurpose areas </w:t>
      </w:r>
      <w:del w:id="24" w:author="Nate Konigkramer" w:date="2026-06-15T23:07:00Z" w16du:dateUtc="2026-06-15T23:07:05Z">
        <w:r w:rsidR="0DC2C280" w:rsidDel="00A5FF96">
          <w:delText>adequately</w:delText>
        </w:r>
      </w:del>
      <w:ins w:id="25" w:author="Nate Konigkramer" w:date="2026-06-15T23:07:00Z" w16du:dateUtc="2026-06-15T23:07:06Z">
        <w:r>
          <w:t>effectively</w:t>
        </w:r>
      </w:ins>
      <w:r>
        <w:t xml:space="preserve"> support student and school needs.</w:t>
      </w:r>
    </w:p>
    <w:p w14:paraId="34E29276" w14:textId="73199507" w:rsidR="00493E57" w:rsidRDefault="00493E57" w:rsidP="008F2B3C">
      <w:r>
        <w:t>Explain and identify strength and weakness areas on the map and/or floor plan</w:t>
      </w:r>
    </w:p>
    <w:p w14:paraId="08394F45" w14:textId="0380868A" w:rsidR="30CF5A7B" w:rsidRDefault="00A5FF96">
      <w:r w:rsidRPr="00A5FF96">
        <w:rPr>
          <w:b/>
          <w:bCs/>
        </w:rPr>
        <w:t>8. Outdoor Spaces</w:t>
      </w:r>
      <w:r w:rsidR="63D46AFE">
        <w:br/>
      </w:r>
      <w:r>
        <w:t xml:space="preserve">The school’s outdoor spaces, such as play, athletics, and outdoor learning areas </w:t>
      </w:r>
      <w:del w:id="26" w:author="Nate Konigkramer" w:date="2026-06-16T00:48:00Z" w16du:dateUtc="2026-06-16T00:48:43Z">
        <w:r w:rsidR="63D46AFE" w:rsidDel="00A5FF96">
          <w:delText>adequately</w:delText>
        </w:r>
      </w:del>
      <w:ins w:id="27" w:author="Nate Konigkramer" w:date="2026-06-16T00:48:00Z" w16du:dateUtc="2026-06-16T00:48:47Z">
        <w:r>
          <w:t>effectively</w:t>
        </w:r>
      </w:ins>
      <w:r>
        <w:t xml:space="preserve"> support</w:t>
      </w:r>
      <w:del w:id="28" w:author="Nate Konigkramer" w:date="2026-06-16T00:52:00Z" w16du:dateUtc="2026-06-16T00:52:11Z">
        <w:r w:rsidR="63D46AFE" w:rsidDel="00A5FF96">
          <w:delText xml:space="preserve"> the school’s</w:delText>
        </w:r>
      </w:del>
      <w:r>
        <w:t xml:space="preserve"> programming and student needs.  </w:t>
      </w:r>
    </w:p>
    <w:p w14:paraId="471C65CC" w14:textId="661B44C6" w:rsidR="00766EC9" w:rsidRDefault="007912B2">
      <w:r>
        <w:t>Explain and identify strength and weakness areas on the map and/or floor plan</w:t>
      </w:r>
    </w:p>
    <w:p w14:paraId="125C93D5" w14:textId="5DBA174A" w:rsidR="008F2B3C" w:rsidRPr="008F2B3C" w:rsidRDefault="763B815A" w:rsidP="008F2B3C">
      <w:r w:rsidRPr="763B815A">
        <w:rPr>
          <w:b/>
          <w:bCs/>
        </w:rPr>
        <w:t>9</w:t>
      </w:r>
      <w:r w:rsidR="008F2B3C" w:rsidRPr="008F2B3C">
        <w:rPr>
          <w:b/>
          <w:bCs/>
        </w:rPr>
        <w:t>. Technology Readiness</w:t>
      </w:r>
      <w:r w:rsidR="008F2B3C" w:rsidRPr="008F2B3C">
        <w:br/>
        <w:t>The facility effectively supports current instructional technology, including connectivity, power access, and digital learning tools.</w:t>
      </w:r>
    </w:p>
    <w:p w14:paraId="55EADEB7" w14:textId="5F53DD6A" w:rsidR="007912B2" w:rsidRDefault="006E716E" w:rsidP="008F2B3C">
      <w:r>
        <w:t>Explain and identify strength and weakness areas on the map and/or floor plan</w:t>
      </w:r>
    </w:p>
    <w:p w14:paraId="04A014EB" w14:textId="662B4E77" w:rsidR="008F2B3C" w:rsidRPr="008F2B3C" w:rsidRDefault="00A5FF96" w:rsidP="008F2B3C">
      <w:r w:rsidRPr="00A5FF96">
        <w:rPr>
          <w:b/>
          <w:bCs/>
        </w:rPr>
        <w:t>10. Staff Workspace and Collaboration</w:t>
      </w:r>
      <w:r w:rsidR="5AE53A25">
        <w:br/>
      </w:r>
      <w:r>
        <w:t xml:space="preserve">The facility provides </w:t>
      </w:r>
      <w:del w:id="29" w:author="Nate Konigkramer" w:date="2026-06-16T00:52:00Z" w16du:dateUtc="2026-06-16T00:52:45Z">
        <w:r w:rsidR="5AE53A25" w:rsidDel="00A5FF96">
          <w:delText xml:space="preserve">adequate </w:delText>
        </w:r>
      </w:del>
      <w:ins w:id="30" w:author="Nate Konigkramer" w:date="2026-06-16T00:52:00Z" w16du:dateUtc="2026-06-16T00:52:48Z">
        <w:r>
          <w:t xml:space="preserve">appropriate </w:t>
        </w:r>
      </w:ins>
      <w:r>
        <w:t>workspace and collaboration areas for teachers, administrators, and support staff.</w:t>
      </w:r>
    </w:p>
    <w:p w14:paraId="3BDC9A5C" w14:textId="191A8095" w:rsidR="006161C6" w:rsidRDefault="006161C6" w:rsidP="008F2B3C">
      <w:r>
        <w:t>Explain and identify strength and weakness areas on the map and/or floor plan</w:t>
      </w:r>
    </w:p>
    <w:p w14:paraId="4340EC74" w14:textId="66140122" w:rsidR="2D4D4085" w:rsidRDefault="00A5FF96" w:rsidP="2D4D4085">
      <w:r w:rsidRPr="00A5FF96">
        <w:rPr>
          <w:b/>
          <w:bCs/>
        </w:rPr>
        <w:t>11. Community / After-Hours Use</w:t>
      </w:r>
      <w:r w:rsidR="5AE53A25">
        <w:br/>
      </w:r>
      <w:r>
        <w:t xml:space="preserve">The facility </w:t>
      </w:r>
      <w:del w:id="31" w:author="Nate Konigkramer" w:date="2026-06-16T00:54:00Z" w16du:dateUtc="2026-06-16T00:54:14Z">
        <w:r w:rsidR="5AE53A25" w:rsidDel="00A5FF96">
          <w:delText>adequately supports</w:delText>
        </w:r>
      </w:del>
      <w:ins w:id="32" w:author="Nate Konigkramer" w:date="2026-06-16T00:54:00Z" w16du:dateUtc="2026-06-16T00:54:15Z">
        <w:r>
          <w:t>accomodates</w:t>
        </w:r>
      </w:ins>
      <w:r>
        <w:t xml:space="preserve"> community programming, after-hours activities, or extended-day use.</w:t>
      </w:r>
    </w:p>
    <w:p w14:paraId="3D8DED8E" w14:textId="08DF35DC" w:rsidR="00C373F8" w:rsidRDefault="00C373F8" w:rsidP="2D4D4085">
      <w:r>
        <w:t>Explain and identify strength and weakness areas on the map and/or floor plan</w:t>
      </w:r>
    </w:p>
    <w:p w14:paraId="7F2D9675" w14:textId="79DBA0B9" w:rsidR="00A5FF96" w:rsidRDefault="00A5FF96">
      <w:r w:rsidRPr="00A5FF96">
        <w:rPr>
          <w:b/>
          <w:bCs/>
        </w:rPr>
        <w:t xml:space="preserve">12. </w:t>
      </w:r>
      <w:del w:id="33" w:author="Nate Konigkramer" w:date="2026-06-16T00:59:00Z" w16du:dateUtc="2026-06-16T00:59:12Z">
        <w:r w:rsidRPr="00A5FF96" w:rsidDel="00A5FF96">
          <w:rPr>
            <w:b/>
            <w:bCs/>
          </w:rPr>
          <w:delText>Pick up/drop off</w:delText>
        </w:r>
      </w:del>
      <w:ins w:id="34" w:author="Nate Konigkramer" w:date="2026-06-16T00:59:00Z" w16du:dateUtc="2026-06-16T00:59:15Z">
        <w:r w:rsidRPr="00A5FF96">
          <w:rPr>
            <w:b/>
            <w:bCs/>
          </w:rPr>
          <w:t>Arrival and Dismissal</w:t>
        </w:r>
      </w:ins>
      <w:r>
        <w:br/>
      </w:r>
      <w:del w:id="35" w:author="Nate Konigkramer" w:date="2026-06-16T00:59:00Z" w16du:dateUtc="2026-06-16T00:59:06Z">
        <w:r w:rsidDel="00A5FF96">
          <w:delText>The arrival, pick up and drop off process works well for our school community</w:delText>
        </w:r>
      </w:del>
      <w:ins w:id="36" w:author="Nate Konigkramer" w:date="2026-06-16T00:59:00Z" w16du:dateUtc="2026-06-16T00:59:06Z">
        <w:r>
          <w:t xml:space="preserve"> The campus appropriately accommodates arrival/drop-off and dismissal/pickup for students and families.</w:t>
        </w:r>
      </w:ins>
    </w:p>
    <w:p w14:paraId="0A0BCEC3" w14:textId="77777777" w:rsidR="005B0218" w:rsidRDefault="005B0218" w:rsidP="005B0218">
      <w:r>
        <w:t>Explain and identify strength and weakness areas on the map and/or floor plan</w:t>
      </w:r>
    </w:p>
    <w:p w14:paraId="627937C0" w14:textId="77777777" w:rsidR="0016126E" w:rsidRDefault="0016126E" w:rsidP="008F2B3C">
      <w:pPr>
        <w:rPr>
          <w:b/>
          <w:bCs/>
        </w:rPr>
      </w:pPr>
    </w:p>
    <w:p w14:paraId="107CB950" w14:textId="43E27A43" w:rsidR="00A44BC6" w:rsidRDefault="2F83985D" w:rsidP="008F2B3C">
      <w:r w:rsidRPr="2F83985D">
        <w:rPr>
          <w:b/>
          <w:bCs/>
        </w:rPr>
        <w:t>1</w:t>
      </w:r>
      <w:r w:rsidR="00AF0009">
        <w:rPr>
          <w:b/>
          <w:bCs/>
        </w:rPr>
        <w:t>3</w:t>
      </w:r>
      <w:r w:rsidR="008F2B3C" w:rsidRPr="008F2B3C">
        <w:rPr>
          <w:b/>
          <w:bCs/>
        </w:rPr>
        <w:t>. Overall Educational Suitability</w:t>
      </w:r>
      <w:r w:rsidR="008F2B3C" w:rsidRPr="008F2B3C">
        <w:br/>
        <w:t>Overall, the facility effectively supports the school's educational vision, instructional goals, and student success.</w:t>
      </w:r>
      <w:r w:rsidR="00200CC7" w:rsidRPr="00200CC7">
        <w:t xml:space="preserve"> </w:t>
      </w:r>
    </w:p>
    <w:p w14:paraId="0C4F3A3D" w14:textId="400B670A" w:rsidR="008F2B3C" w:rsidRPr="008F2B3C" w:rsidRDefault="00200CC7" w:rsidP="008F2B3C">
      <w:r>
        <w:t>Explain and identify strength and weakness areas on the map and/or floor plan</w:t>
      </w:r>
    </w:p>
    <w:p w14:paraId="32F2EFC5" w14:textId="49D5A0D9" w:rsidR="00EF7858" w:rsidRPr="00E46CF3" w:rsidRDefault="00A5FF96" w:rsidP="00A5FF96">
      <w:pPr>
        <w:rPr>
          <w:rFonts w:ascii="Calibri" w:eastAsia="Calibri" w:hAnsi="Calibri" w:cs="Calibri"/>
        </w:rPr>
      </w:pPr>
      <w:r w:rsidRPr="00A5FF96">
        <w:rPr>
          <w:b/>
          <w:bCs/>
        </w:rPr>
        <w:t xml:space="preserve">14. Improvement </w:t>
      </w:r>
      <w:del w:id="37" w:author="Nate Konigkramer" w:date="2026-06-16T01:04:00Z" w16du:dateUtc="2026-06-16T01:04:20Z">
        <w:r w:rsidR="00BF7DAC" w:rsidRPr="00A5FF96" w:rsidDel="00A5FF96">
          <w:rPr>
            <w:b/>
            <w:bCs/>
          </w:rPr>
          <w:delText>Prioritization</w:delText>
        </w:r>
      </w:del>
      <w:ins w:id="38" w:author="Nate Konigkramer" w:date="2026-06-16T01:04:00Z" w16du:dateUtc="2026-06-16T01:04:21Z">
        <w:r w:rsidRPr="00A5FF96">
          <w:rPr>
            <w:b/>
            <w:bCs/>
          </w:rPr>
          <w:t>Priorities</w:t>
        </w:r>
      </w:ins>
      <w:r w:rsidR="00BF7DAC">
        <w:br/>
      </w:r>
      <w:commentRangeStart w:id="39"/>
      <w:del w:id="40" w:author="Nate Konigkramer" w:date="2026-06-16T01:04:00Z" w16du:dateUtc="2026-06-16T01:04:11Z">
        <w:r w:rsidR="00BF7DAC" w:rsidDel="00A5FF96">
          <w:delText>If you were to prioritize improvement on campus, how would you rank these 13 categories?</w:delText>
        </w:r>
      </w:del>
      <w:ins w:id="41" w:author="Nate Konigkramer" w:date="2026-06-16T01:04:00Z" w16du:dateUtc="2026-06-16T01:04:15Z">
        <w:r w:rsidRPr="00A5FF96">
          <w:rPr>
            <w:rFonts w:ascii="Calibri" w:eastAsia="Calibri" w:hAnsi="Calibri" w:cs="Calibri"/>
          </w:rPr>
          <w:t xml:space="preserve"> Please rank your top 5 areas for improvement in order of priority.</w:t>
        </w:r>
      </w:ins>
      <w:commentRangeEnd w:id="39"/>
      <w:r w:rsidR="00BF7DAC" w:rsidRPr="00E46CF3">
        <w:rPr>
          <w:rStyle w:val="CommentReference"/>
          <w:rFonts w:ascii="Calibri" w:eastAsia="Calibri" w:hAnsi="Calibri" w:cs="Calibri"/>
          <w:sz w:val="22"/>
          <w:szCs w:val="22"/>
        </w:rPr>
        <w:commentReference w:id="39"/>
      </w:r>
    </w:p>
    <w:p w14:paraId="4FB395E8" w14:textId="77777777" w:rsidR="00642562" w:rsidRDefault="00642562" w:rsidP="008F2B3C"/>
    <w:p w14:paraId="3C5E5BB7" w14:textId="60DE6AC9" w:rsidR="000E5CAA" w:rsidRDefault="000E5CAA" w:rsidP="00151B55">
      <w:pPr>
        <w:rPr>
          <w:ins w:id="42" w:author="Nate Konigkramer" w:date="2026-06-16T01:06:00Z" w16du:dateUtc="2026-06-16T01:06:54Z"/>
        </w:rPr>
      </w:pPr>
    </w:p>
    <w:p w14:paraId="4426E8B4" w14:textId="7338E663" w:rsidR="00A5FF96" w:rsidRDefault="00A5FF96">
      <w:pPr>
        <w:rPr>
          <w:ins w:id="43" w:author="Nate Konigkramer" w:date="2026-06-16T01:06:00Z" w16du:dateUtc="2026-06-16T01:06:54Z"/>
        </w:rPr>
      </w:pPr>
    </w:p>
    <w:p w14:paraId="01800DE5" w14:textId="79D5DA11" w:rsidR="00A5FF96" w:rsidRDefault="00A5FF96"/>
    <w:sectPr w:rsidR="00A5F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e Konigkramer" w:date="2026-06-15T16:41:00Z" w:initials="NK">
    <w:p w14:paraId="3BB4EF4F" w14:textId="4542D5AE" w:rsidR="00AA2581" w:rsidRDefault="00AA2581">
      <w:pPr>
        <w:pStyle w:val="CommentText"/>
      </w:pPr>
      <w:r>
        <w:rPr>
          <w:rStyle w:val="CommentReference"/>
        </w:rPr>
        <w:annotationRef/>
      </w:r>
      <w:r w:rsidRPr="40FD6B25">
        <w:t xml:space="preserve">A little guidance might help us get semi-consistent responses to this question. </w:t>
      </w:r>
    </w:p>
  </w:comment>
  <w:comment w:id="7" w:author="Nate Konigkramer" w:date="2026-06-15T16:53:00Z" w:initials="NK">
    <w:p w14:paraId="1A525E72" w14:textId="6E739256" w:rsidR="00AA2581" w:rsidRDefault="00AA2581">
      <w:pPr>
        <w:pStyle w:val="CommentText"/>
      </w:pPr>
      <w:r>
        <w:rPr>
          <w:rStyle w:val="CommentReference"/>
        </w:rPr>
        <w:annotationRef/>
      </w:r>
      <w:r w:rsidRPr="6A76F289">
        <w:t>"adequate" is the midway point (3) on the rating scale, is confusing to use the word here too.</w:t>
      </w:r>
    </w:p>
  </w:comment>
  <w:comment w:id="9" w:author="Nate Konigkramer" w:date="2026-06-15T17:04:00Z" w:initials="NK">
    <w:p w14:paraId="37F8922F" w14:textId="6EE80DA7" w:rsidR="00AA2581" w:rsidRDefault="00AA2581">
      <w:pPr>
        <w:pStyle w:val="CommentText"/>
      </w:pPr>
      <w:r>
        <w:rPr>
          <w:rStyle w:val="CommentReference"/>
        </w:rPr>
        <w:annotationRef/>
      </w:r>
      <w:r w:rsidRPr="1E3003BC">
        <w:t>Should we remove this part of the question? Seems repetitive with Q5.</w:t>
      </w:r>
    </w:p>
  </w:comment>
  <w:comment w:id="11" w:author="Nate Konigkramer" w:date="2026-06-15T16:56:00Z" w:initials="NK">
    <w:p w14:paraId="310C1310" w14:textId="461EDBFE" w:rsidR="00AA2581" w:rsidRDefault="00AA2581">
      <w:pPr>
        <w:pStyle w:val="CommentText"/>
      </w:pPr>
      <w:r>
        <w:rPr>
          <w:rStyle w:val="CommentReference"/>
        </w:rPr>
        <w:annotationRef/>
      </w:r>
      <w:r w:rsidRPr="5011319F">
        <w:t>Assuming we are referring to not just studios/classrooms.</w:t>
      </w:r>
    </w:p>
  </w:comment>
  <w:comment w:id="13" w:author="Nate Konigkramer" w:date="2026-06-15T17:01:00Z" w:initials="NK">
    <w:p w14:paraId="3AD62FDE" w14:textId="5FA387D5" w:rsidR="00AA2581" w:rsidRDefault="00AA2581">
      <w:pPr>
        <w:pStyle w:val="CommentText"/>
      </w:pPr>
      <w:r>
        <w:rPr>
          <w:rStyle w:val="CommentReference"/>
        </w:rPr>
        <w:annotationRef/>
      </w:r>
      <w:r w:rsidRPr="68394F88">
        <w:t>Updating "sufficient" since it also feels somewhat conflicting with the midway rating (3) of adequate. Also assuming we are explicitly asking about non-classroom / extended learning spaces.</w:t>
      </w:r>
    </w:p>
  </w:comment>
  <w:comment w:id="19" w:author="Nate Konigkramer" w:date="2026-06-15T17:06:00Z" w:initials="NK">
    <w:p w14:paraId="72ECF9E5" w14:textId="7BA51BC0" w:rsidR="00AA2581" w:rsidRDefault="00AA2581">
      <w:pPr>
        <w:pStyle w:val="CommentText"/>
      </w:pPr>
      <w:r>
        <w:rPr>
          <w:rStyle w:val="CommentReference"/>
        </w:rPr>
        <w:annotationRef/>
      </w:r>
      <w:r w:rsidRPr="0DE8B375">
        <w:t>Want to make sure entire site is considered</w:t>
      </w:r>
    </w:p>
  </w:comment>
  <w:comment w:id="23" w:author="Nate Konigkramer" w:date="2026-06-08T10:39:00Z" w:initials="NK">
    <w:p w14:paraId="71CE2F62" w14:textId="5F1B62EA" w:rsidR="00072B35" w:rsidRDefault="00072B35">
      <w:r>
        <w:annotationRef/>
      </w:r>
      <w:r w:rsidRPr="5DEDBF5D">
        <w:t>Assuming most elementary schools will not have auditoriums, do not want principals to give lower score because it is listed here</w:t>
      </w:r>
    </w:p>
  </w:comment>
  <w:comment w:id="39" w:author="Nate Konigkramer" w:date="2026-06-15T19:06:00Z" w:initials="NK">
    <w:p w14:paraId="75DC4EF4" w14:textId="171CBAFE" w:rsidR="00AA2581" w:rsidRDefault="00AA2581">
      <w:pPr>
        <w:pStyle w:val="CommentText"/>
      </w:pPr>
      <w:r>
        <w:rPr>
          <w:rStyle w:val="CommentReference"/>
        </w:rPr>
        <w:annotationRef/>
      </w:r>
      <w:r w:rsidRPr="12747224">
        <w:t>Ranking all the categories seems like too big of a lift that will give less reliable data - suggesting top 5 (or even top 3). Also I would keep it to the first 12 to choose from - category 13 is everything which is not informative.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B4EF4F" w15:done="0"/>
  <w15:commentEx w15:paraId="1A525E72" w15:done="0"/>
  <w15:commentEx w15:paraId="37F8922F" w15:done="0"/>
  <w15:commentEx w15:paraId="310C1310" w15:done="0"/>
  <w15:commentEx w15:paraId="3AD62FDE" w15:done="0"/>
  <w15:commentEx w15:paraId="72ECF9E5" w15:done="0"/>
  <w15:commentEx w15:paraId="71CE2F62" w15:done="1"/>
  <w15:commentEx w15:paraId="75DC4E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77675D" w16cex:dateUtc="2026-06-15T22:41:00Z"/>
  <w16cex:commentExtensible w16cex:durableId="1AE62D20" w16cex:dateUtc="2026-06-15T22:53:00Z"/>
  <w16cex:commentExtensible w16cex:durableId="649C8FFB" w16cex:dateUtc="2026-06-15T23:04:00Z"/>
  <w16cex:commentExtensible w16cex:durableId="77FC7ECD" w16cex:dateUtc="2026-06-15T22:56:00Z"/>
  <w16cex:commentExtensible w16cex:durableId="4B1CB0A5" w16cex:dateUtc="2026-06-15T23:01:00Z"/>
  <w16cex:commentExtensible w16cex:durableId="67479678" w16cex:dateUtc="2026-06-15T23:06:00Z"/>
  <w16cex:commentExtensible w16cex:durableId="6789C42B" w16cex:dateUtc="2026-06-08T16:39:00Z"/>
  <w16cex:commentExtensible w16cex:durableId="3D9F97EB" w16cex:dateUtc="2026-06-16T0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B4EF4F" w16cid:durableId="7A77675D"/>
  <w16cid:commentId w16cid:paraId="1A525E72" w16cid:durableId="1AE62D20"/>
  <w16cid:commentId w16cid:paraId="37F8922F" w16cid:durableId="649C8FFB"/>
  <w16cid:commentId w16cid:paraId="310C1310" w16cid:durableId="77FC7ECD"/>
  <w16cid:commentId w16cid:paraId="3AD62FDE" w16cid:durableId="4B1CB0A5"/>
  <w16cid:commentId w16cid:paraId="72ECF9E5" w16cid:durableId="67479678"/>
  <w16cid:commentId w16cid:paraId="71CE2F62" w16cid:durableId="6789C42B"/>
  <w16cid:commentId w16cid:paraId="75DC4EF4" w16cid:durableId="3D9F97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C38A2"/>
    <w:multiLevelType w:val="multilevel"/>
    <w:tmpl w:val="E7CE4C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270F7"/>
    <w:multiLevelType w:val="hybridMultilevel"/>
    <w:tmpl w:val="FFFFFFFF"/>
    <w:lvl w:ilvl="0" w:tplc="82F45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3F47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E8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CD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22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725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45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8E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AD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F9680"/>
    <w:multiLevelType w:val="hybridMultilevel"/>
    <w:tmpl w:val="FFFFFFFF"/>
    <w:lvl w:ilvl="0" w:tplc="811E04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1C5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0E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05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321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4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E3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65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20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18C4C"/>
    <w:multiLevelType w:val="hybridMultilevel"/>
    <w:tmpl w:val="FFFFFFFF"/>
    <w:lvl w:ilvl="0" w:tplc="2E442C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EEB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28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8C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85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6B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08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A3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89650">
    <w:abstractNumId w:val="3"/>
  </w:num>
  <w:num w:numId="2" w16cid:durableId="315258272">
    <w:abstractNumId w:val="0"/>
  </w:num>
  <w:num w:numId="3" w16cid:durableId="829298523">
    <w:abstractNumId w:val="2"/>
  </w:num>
  <w:num w:numId="4" w16cid:durableId="87604454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e Konigkramer">
    <w15:presenceInfo w15:providerId="AD" w15:userId="S::n.morris@perkinseastman.com::0b96709d-c0a5-4097-b4f0-58d199c07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3C"/>
    <w:rsid w:val="0000025F"/>
    <w:rsid w:val="00005495"/>
    <w:rsid w:val="0000634F"/>
    <w:rsid w:val="0002319B"/>
    <w:rsid w:val="00032FBA"/>
    <w:rsid w:val="00036B1F"/>
    <w:rsid w:val="000502CF"/>
    <w:rsid w:val="0005495A"/>
    <w:rsid w:val="0005500C"/>
    <w:rsid w:val="000663C2"/>
    <w:rsid w:val="000672AC"/>
    <w:rsid w:val="00071E77"/>
    <w:rsid w:val="000729A7"/>
    <w:rsid w:val="00072B35"/>
    <w:rsid w:val="0008173F"/>
    <w:rsid w:val="00085918"/>
    <w:rsid w:val="00085930"/>
    <w:rsid w:val="000864B8"/>
    <w:rsid w:val="0009555F"/>
    <w:rsid w:val="000A2217"/>
    <w:rsid w:val="000A3FB7"/>
    <w:rsid w:val="000B0F9A"/>
    <w:rsid w:val="000B47FE"/>
    <w:rsid w:val="000B7F7C"/>
    <w:rsid w:val="000C571B"/>
    <w:rsid w:val="000D1A3B"/>
    <w:rsid w:val="000D3AAD"/>
    <w:rsid w:val="000D40B7"/>
    <w:rsid w:val="000D55B5"/>
    <w:rsid w:val="000D5C5D"/>
    <w:rsid w:val="000D7A45"/>
    <w:rsid w:val="000E1F75"/>
    <w:rsid w:val="000E20DA"/>
    <w:rsid w:val="000E5CAA"/>
    <w:rsid w:val="001059E3"/>
    <w:rsid w:val="001172D1"/>
    <w:rsid w:val="001217B7"/>
    <w:rsid w:val="001252C7"/>
    <w:rsid w:val="0013695C"/>
    <w:rsid w:val="00147289"/>
    <w:rsid w:val="0014744B"/>
    <w:rsid w:val="00151B55"/>
    <w:rsid w:val="00156467"/>
    <w:rsid w:val="001608EE"/>
    <w:rsid w:val="0016126E"/>
    <w:rsid w:val="001634B1"/>
    <w:rsid w:val="001638E9"/>
    <w:rsid w:val="00174FE1"/>
    <w:rsid w:val="001827DE"/>
    <w:rsid w:val="00183C22"/>
    <w:rsid w:val="001852BB"/>
    <w:rsid w:val="001928FA"/>
    <w:rsid w:val="00197334"/>
    <w:rsid w:val="001B1169"/>
    <w:rsid w:val="001C1783"/>
    <w:rsid w:val="001C25E4"/>
    <w:rsid w:val="001C5C06"/>
    <w:rsid w:val="001D2116"/>
    <w:rsid w:val="001E4FA1"/>
    <w:rsid w:val="001F1258"/>
    <w:rsid w:val="001F2B92"/>
    <w:rsid w:val="001F7B2F"/>
    <w:rsid w:val="00200CC7"/>
    <w:rsid w:val="002063F7"/>
    <w:rsid w:val="002100AA"/>
    <w:rsid w:val="00211244"/>
    <w:rsid w:val="00214A0E"/>
    <w:rsid w:val="00215D3B"/>
    <w:rsid w:val="00216657"/>
    <w:rsid w:val="0021734F"/>
    <w:rsid w:val="00220847"/>
    <w:rsid w:val="002222D2"/>
    <w:rsid w:val="0022363F"/>
    <w:rsid w:val="00224CC4"/>
    <w:rsid w:val="002328CF"/>
    <w:rsid w:val="00233D84"/>
    <w:rsid w:val="00241109"/>
    <w:rsid w:val="00246F82"/>
    <w:rsid w:val="00253FD5"/>
    <w:rsid w:val="00257455"/>
    <w:rsid w:val="00261FF7"/>
    <w:rsid w:val="0026716A"/>
    <w:rsid w:val="00267E2C"/>
    <w:rsid w:val="00276CA5"/>
    <w:rsid w:val="00277681"/>
    <w:rsid w:val="002809D8"/>
    <w:rsid w:val="002835D7"/>
    <w:rsid w:val="00285D8C"/>
    <w:rsid w:val="00285F84"/>
    <w:rsid w:val="002949FD"/>
    <w:rsid w:val="002977F6"/>
    <w:rsid w:val="002A065D"/>
    <w:rsid w:val="002A5F79"/>
    <w:rsid w:val="002A709A"/>
    <w:rsid w:val="002B10ED"/>
    <w:rsid w:val="002B1718"/>
    <w:rsid w:val="002C23A0"/>
    <w:rsid w:val="002C2E47"/>
    <w:rsid w:val="002C7174"/>
    <w:rsid w:val="002D01C1"/>
    <w:rsid w:val="002D5404"/>
    <w:rsid w:val="002D61DE"/>
    <w:rsid w:val="002E09B8"/>
    <w:rsid w:val="002E501A"/>
    <w:rsid w:val="002E67A7"/>
    <w:rsid w:val="0030627C"/>
    <w:rsid w:val="003067F4"/>
    <w:rsid w:val="003138AB"/>
    <w:rsid w:val="003141A1"/>
    <w:rsid w:val="00315ECC"/>
    <w:rsid w:val="0031673A"/>
    <w:rsid w:val="00317AA8"/>
    <w:rsid w:val="003247CE"/>
    <w:rsid w:val="00347895"/>
    <w:rsid w:val="003520B4"/>
    <w:rsid w:val="0035437D"/>
    <w:rsid w:val="00360472"/>
    <w:rsid w:val="00370BFF"/>
    <w:rsid w:val="00370C06"/>
    <w:rsid w:val="003744C5"/>
    <w:rsid w:val="00377919"/>
    <w:rsid w:val="0038028B"/>
    <w:rsid w:val="003841B8"/>
    <w:rsid w:val="00386117"/>
    <w:rsid w:val="0038730C"/>
    <w:rsid w:val="0039614F"/>
    <w:rsid w:val="003A628B"/>
    <w:rsid w:val="003A6E6A"/>
    <w:rsid w:val="003D34A7"/>
    <w:rsid w:val="003D4098"/>
    <w:rsid w:val="003E2029"/>
    <w:rsid w:val="003E65A1"/>
    <w:rsid w:val="003F2838"/>
    <w:rsid w:val="003F2BE1"/>
    <w:rsid w:val="00410F9D"/>
    <w:rsid w:val="00414592"/>
    <w:rsid w:val="0042019B"/>
    <w:rsid w:val="00425396"/>
    <w:rsid w:val="00425E75"/>
    <w:rsid w:val="00427C1B"/>
    <w:rsid w:val="00444739"/>
    <w:rsid w:val="00470320"/>
    <w:rsid w:val="00475CEC"/>
    <w:rsid w:val="00480C6E"/>
    <w:rsid w:val="004825A0"/>
    <w:rsid w:val="00493E57"/>
    <w:rsid w:val="00495436"/>
    <w:rsid w:val="004A0661"/>
    <w:rsid w:val="004A7E59"/>
    <w:rsid w:val="004B2AA9"/>
    <w:rsid w:val="004B3190"/>
    <w:rsid w:val="004B4B5F"/>
    <w:rsid w:val="004E1B34"/>
    <w:rsid w:val="004E20CF"/>
    <w:rsid w:val="004E6626"/>
    <w:rsid w:val="004F16E2"/>
    <w:rsid w:val="004F737A"/>
    <w:rsid w:val="00501492"/>
    <w:rsid w:val="005038F9"/>
    <w:rsid w:val="005064DB"/>
    <w:rsid w:val="00506877"/>
    <w:rsid w:val="00507D56"/>
    <w:rsid w:val="00514DEA"/>
    <w:rsid w:val="005210E9"/>
    <w:rsid w:val="00524B50"/>
    <w:rsid w:val="00527188"/>
    <w:rsid w:val="00532A4A"/>
    <w:rsid w:val="00536B2B"/>
    <w:rsid w:val="00546643"/>
    <w:rsid w:val="00547087"/>
    <w:rsid w:val="005476C1"/>
    <w:rsid w:val="0055296C"/>
    <w:rsid w:val="0055741F"/>
    <w:rsid w:val="0056460E"/>
    <w:rsid w:val="00565FF0"/>
    <w:rsid w:val="005713ED"/>
    <w:rsid w:val="005741F8"/>
    <w:rsid w:val="00574B51"/>
    <w:rsid w:val="00584EF6"/>
    <w:rsid w:val="005955C9"/>
    <w:rsid w:val="005B0218"/>
    <w:rsid w:val="005B12F0"/>
    <w:rsid w:val="005B4C64"/>
    <w:rsid w:val="005B63ED"/>
    <w:rsid w:val="005B7D29"/>
    <w:rsid w:val="005C0B7F"/>
    <w:rsid w:val="005C4DD1"/>
    <w:rsid w:val="005C56C3"/>
    <w:rsid w:val="005E5DDA"/>
    <w:rsid w:val="005E7DAA"/>
    <w:rsid w:val="005F097A"/>
    <w:rsid w:val="005F78B4"/>
    <w:rsid w:val="00602398"/>
    <w:rsid w:val="00604938"/>
    <w:rsid w:val="0061125B"/>
    <w:rsid w:val="0061221B"/>
    <w:rsid w:val="00614F86"/>
    <w:rsid w:val="006161C6"/>
    <w:rsid w:val="00637292"/>
    <w:rsid w:val="00642562"/>
    <w:rsid w:val="00644BED"/>
    <w:rsid w:val="00657674"/>
    <w:rsid w:val="006706A3"/>
    <w:rsid w:val="00671C7C"/>
    <w:rsid w:val="00672EBA"/>
    <w:rsid w:val="006747D9"/>
    <w:rsid w:val="00675667"/>
    <w:rsid w:val="00675F67"/>
    <w:rsid w:val="0068091D"/>
    <w:rsid w:val="006829F3"/>
    <w:rsid w:val="00682EC5"/>
    <w:rsid w:val="00691EF8"/>
    <w:rsid w:val="006A0223"/>
    <w:rsid w:val="006A5047"/>
    <w:rsid w:val="006A65F0"/>
    <w:rsid w:val="006C17D1"/>
    <w:rsid w:val="006C4486"/>
    <w:rsid w:val="006C4E4B"/>
    <w:rsid w:val="006C78F3"/>
    <w:rsid w:val="006D2300"/>
    <w:rsid w:val="006D2600"/>
    <w:rsid w:val="006E06B1"/>
    <w:rsid w:val="006E716E"/>
    <w:rsid w:val="006F0917"/>
    <w:rsid w:val="006F5B85"/>
    <w:rsid w:val="006F5F0B"/>
    <w:rsid w:val="006F73CC"/>
    <w:rsid w:val="007048DF"/>
    <w:rsid w:val="00704D44"/>
    <w:rsid w:val="0071322B"/>
    <w:rsid w:val="007138AB"/>
    <w:rsid w:val="007226A7"/>
    <w:rsid w:val="00726C09"/>
    <w:rsid w:val="007425E2"/>
    <w:rsid w:val="00745934"/>
    <w:rsid w:val="007637BC"/>
    <w:rsid w:val="00766EC9"/>
    <w:rsid w:val="00770E18"/>
    <w:rsid w:val="00780E46"/>
    <w:rsid w:val="00782A5A"/>
    <w:rsid w:val="00790351"/>
    <w:rsid w:val="007912B2"/>
    <w:rsid w:val="0079383B"/>
    <w:rsid w:val="007A0BB5"/>
    <w:rsid w:val="007A3C44"/>
    <w:rsid w:val="007A6DFB"/>
    <w:rsid w:val="007B11B1"/>
    <w:rsid w:val="007B1C39"/>
    <w:rsid w:val="007C09DE"/>
    <w:rsid w:val="007C106F"/>
    <w:rsid w:val="007C1923"/>
    <w:rsid w:val="007D114B"/>
    <w:rsid w:val="007D29D9"/>
    <w:rsid w:val="007D682D"/>
    <w:rsid w:val="007E249E"/>
    <w:rsid w:val="007E75A1"/>
    <w:rsid w:val="007F1235"/>
    <w:rsid w:val="007F5256"/>
    <w:rsid w:val="007F574B"/>
    <w:rsid w:val="007F5F74"/>
    <w:rsid w:val="00800880"/>
    <w:rsid w:val="0080129A"/>
    <w:rsid w:val="00804A6C"/>
    <w:rsid w:val="008065B0"/>
    <w:rsid w:val="00812D7F"/>
    <w:rsid w:val="00820A70"/>
    <w:rsid w:val="00830A8E"/>
    <w:rsid w:val="00831727"/>
    <w:rsid w:val="0083320E"/>
    <w:rsid w:val="00834876"/>
    <w:rsid w:val="008356A4"/>
    <w:rsid w:val="008435B1"/>
    <w:rsid w:val="008440BC"/>
    <w:rsid w:val="00844CF4"/>
    <w:rsid w:val="0085207D"/>
    <w:rsid w:val="00853E61"/>
    <w:rsid w:val="0086352C"/>
    <w:rsid w:val="00865F12"/>
    <w:rsid w:val="0087138A"/>
    <w:rsid w:val="008739F7"/>
    <w:rsid w:val="008745BE"/>
    <w:rsid w:val="008754F8"/>
    <w:rsid w:val="008756CC"/>
    <w:rsid w:val="008771D5"/>
    <w:rsid w:val="00893B03"/>
    <w:rsid w:val="008949A2"/>
    <w:rsid w:val="008A2F5A"/>
    <w:rsid w:val="008A469F"/>
    <w:rsid w:val="008A52D2"/>
    <w:rsid w:val="008A545B"/>
    <w:rsid w:val="008C2386"/>
    <w:rsid w:val="008D1D4D"/>
    <w:rsid w:val="008D53C9"/>
    <w:rsid w:val="008E2D0A"/>
    <w:rsid w:val="008E799B"/>
    <w:rsid w:val="008F0671"/>
    <w:rsid w:val="008F19D3"/>
    <w:rsid w:val="008F2B3C"/>
    <w:rsid w:val="008F5430"/>
    <w:rsid w:val="00900AB5"/>
    <w:rsid w:val="009121B2"/>
    <w:rsid w:val="009132B7"/>
    <w:rsid w:val="0091333D"/>
    <w:rsid w:val="00915E84"/>
    <w:rsid w:val="00925DF1"/>
    <w:rsid w:val="00927A22"/>
    <w:rsid w:val="0093563E"/>
    <w:rsid w:val="00936BB3"/>
    <w:rsid w:val="00943308"/>
    <w:rsid w:val="00962F24"/>
    <w:rsid w:val="00972D3A"/>
    <w:rsid w:val="00972E45"/>
    <w:rsid w:val="009741CD"/>
    <w:rsid w:val="00975257"/>
    <w:rsid w:val="0098243F"/>
    <w:rsid w:val="00984AD1"/>
    <w:rsid w:val="009858F8"/>
    <w:rsid w:val="00991AE0"/>
    <w:rsid w:val="009A0286"/>
    <w:rsid w:val="009A3F8D"/>
    <w:rsid w:val="009A4424"/>
    <w:rsid w:val="009C0056"/>
    <w:rsid w:val="009D039E"/>
    <w:rsid w:val="009E1D68"/>
    <w:rsid w:val="009E3069"/>
    <w:rsid w:val="009F1DFF"/>
    <w:rsid w:val="009F37D7"/>
    <w:rsid w:val="009F50B6"/>
    <w:rsid w:val="009F7C1E"/>
    <w:rsid w:val="00A027F2"/>
    <w:rsid w:val="00A03E85"/>
    <w:rsid w:val="00A068F0"/>
    <w:rsid w:val="00A06B06"/>
    <w:rsid w:val="00A07B3D"/>
    <w:rsid w:val="00A25B81"/>
    <w:rsid w:val="00A26B54"/>
    <w:rsid w:val="00A3070F"/>
    <w:rsid w:val="00A31744"/>
    <w:rsid w:val="00A36877"/>
    <w:rsid w:val="00A378FB"/>
    <w:rsid w:val="00A37D25"/>
    <w:rsid w:val="00A44BC6"/>
    <w:rsid w:val="00A44F33"/>
    <w:rsid w:val="00A47628"/>
    <w:rsid w:val="00A54EBC"/>
    <w:rsid w:val="00A57FC5"/>
    <w:rsid w:val="00A5FF96"/>
    <w:rsid w:val="00A630CD"/>
    <w:rsid w:val="00A641A5"/>
    <w:rsid w:val="00A6540D"/>
    <w:rsid w:val="00A65A37"/>
    <w:rsid w:val="00A77E44"/>
    <w:rsid w:val="00A90417"/>
    <w:rsid w:val="00A909C0"/>
    <w:rsid w:val="00AA2581"/>
    <w:rsid w:val="00AA37DB"/>
    <w:rsid w:val="00AA6523"/>
    <w:rsid w:val="00AB03C8"/>
    <w:rsid w:val="00AB0CC3"/>
    <w:rsid w:val="00AB2C6F"/>
    <w:rsid w:val="00AB5E31"/>
    <w:rsid w:val="00AC3ADE"/>
    <w:rsid w:val="00AC43C2"/>
    <w:rsid w:val="00AD3969"/>
    <w:rsid w:val="00AD61CB"/>
    <w:rsid w:val="00AD620E"/>
    <w:rsid w:val="00AE03DB"/>
    <w:rsid w:val="00AE3611"/>
    <w:rsid w:val="00AF0009"/>
    <w:rsid w:val="00AF20B7"/>
    <w:rsid w:val="00B05108"/>
    <w:rsid w:val="00B1143F"/>
    <w:rsid w:val="00B13AB4"/>
    <w:rsid w:val="00B26107"/>
    <w:rsid w:val="00B2781B"/>
    <w:rsid w:val="00B33A15"/>
    <w:rsid w:val="00B359E9"/>
    <w:rsid w:val="00B4031B"/>
    <w:rsid w:val="00B40A34"/>
    <w:rsid w:val="00B40C2E"/>
    <w:rsid w:val="00B4255E"/>
    <w:rsid w:val="00B45C62"/>
    <w:rsid w:val="00B505B3"/>
    <w:rsid w:val="00B5661F"/>
    <w:rsid w:val="00B64C9A"/>
    <w:rsid w:val="00B66301"/>
    <w:rsid w:val="00B80285"/>
    <w:rsid w:val="00B84392"/>
    <w:rsid w:val="00B920E7"/>
    <w:rsid w:val="00BB4EA4"/>
    <w:rsid w:val="00BC274A"/>
    <w:rsid w:val="00BC4078"/>
    <w:rsid w:val="00BC4360"/>
    <w:rsid w:val="00BC4709"/>
    <w:rsid w:val="00BD16F9"/>
    <w:rsid w:val="00BE0006"/>
    <w:rsid w:val="00BE0D5C"/>
    <w:rsid w:val="00BE5438"/>
    <w:rsid w:val="00BF0DD3"/>
    <w:rsid w:val="00BF7DAC"/>
    <w:rsid w:val="00C04FB3"/>
    <w:rsid w:val="00C061C5"/>
    <w:rsid w:val="00C212DB"/>
    <w:rsid w:val="00C276AD"/>
    <w:rsid w:val="00C3456C"/>
    <w:rsid w:val="00C361F4"/>
    <w:rsid w:val="00C373F8"/>
    <w:rsid w:val="00C44A0C"/>
    <w:rsid w:val="00C53AFC"/>
    <w:rsid w:val="00C54830"/>
    <w:rsid w:val="00C55923"/>
    <w:rsid w:val="00C60916"/>
    <w:rsid w:val="00C7202F"/>
    <w:rsid w:val="00C73C58"/>
    <w:rsid w:val="00C74612"/>
    <w:rsid w:val="00C74B18"/>
    <w:rsid w:val="00C74C07"/>
    <w:rsid w:val="00C7591B"/>
    <w:rsid w:val="00C810C8"/>
    <w:rsid w:val="00C81C48"/>
    <w:rsid w:val="00C84710"/>
    <w:rsid w:val="00C87D2B"/>
    <w:rsid w:val="00C90753"/>
    <w:rsid w:val="00C930F2"/>
    <w:rsid w:val="00C938D7"/>
    <w:rsid w:val="00C96E0F"/>
    <w:rsid w:val="00C97261"/>
    <w:rsid w:val="00CB026F"/>
    <w:rsid w:val="00CC11FD"/>
    <w:rsid w:val="00CC60B0"/>
    <w:rsid w:val="00CC7B5D"/>
    <w:rsid w:val="00CD3D1F"/>
    <w:rsid w:val="00CD49A5"/>
    <w:rsid w:val="00CD67C0"/>
    <w:rsid w:val="00CD79D8"/>
    <w:rsid w:val="00CE4A60"/>
    <w:rsid w:val="00CE4BB9"/>
    <w:rsid w:val="00CE4FB7"/>
    <w:rsid w:val="00CF4E0D"/>
    <w:rsid w:val="00CF79FB"/>
    <w:rsid w:val="00D00F9E"/>
    <w:rsid w:val="00D0300E"/>
    <w:rsid w:val="00D07C3C"/>
    <w:rsid w:val="00D13E80"/>
    <w:rsid w:val="00D20018"/>
    <w:rsid w:val="00D21A92"/>
    <w:rsid w:val="00D240E7"/>
    <w:rsid w:val="00D244FA"/>
    <w:rsid w:val="00D461FA"/>
    <w:rsid w:val="00D61328"/>
    <w:rsid w:val="00D61CAB"/>
    <w:rsid w:val="00D61CB8"/>
    <w:rsid w:val="00D62295"/>
    <w:rsid w:val="00D80680"/>
    <w:rsid w:val="00D95ABE"/>
    <w:rsid w:val="00D97697"/>
    <w:rsid w:val="00DA33E7"/>
    <w:rsid w:val="00DA639A"/>
    <w:rsid w:val="00DB0CEB"/>
    <w:rsid w:val="00DB1807"/>
    <w:rsid w:val="00DB3351"/>
    <w:rsid w:val="00DB6C00"/>
    <w:rsid w:val="00DC7DF8"/>
    <w:rsid w:val="00DD0F5A"/>
    <w:rsid w:val="00DD2923"/>
    <w:rsid w:val="00DD49DB"/>
    <w:rsid w:val="00DD6EDD"/>
    <w:rsid w:val="00DF20FA"/>
    <w:rsid w:val="00DF5B0F"/>
    <w:rsid w:val="00DF74BE"/>
    <w:rsid w:val="00E01C6D"/>
    <w:rsid w:val="00E02F85"/>
    <w:rsid w:val="00E15CEB"/>
    <w:rsid w:val="00E2742C"/>
    <w:rsid w:val="00E3191C"/>
    <w:rsid w:val="00E349E3"/>
    <w:rsid w:val="00E403C3"/>
    <w:rsid w:val="00E41188"/>
    <w:rsid w:val="00E41BE0"/>
    <w:rsid w:val="00E46CF3"/>
    <w:rsid w:val="00E51D9A"/>
    <w:rsid w:val="00E55D24"/>
    <w:rsid w:val="00E57E88"/>
    <w:rsid w:val="00E62642"/>
    <w:rsid w:val="00E64477"/>
    <w:rsid w:val="00E6693A"/>
    <w:rsid w:val="00E71B3F"/>
    <w:rsid w:val="00E747CC"/>
    <w:rsid w:val="00E82685"/>
    <w:rsid w:val="00E8314F"/>
    <w:rsid w:val="00E87873"/>
    <w:rsid w:val="00E9145C"/>
    <w:rsid w:val="00EA0A92"/>
    <w:rsid w:val="00EA181F"/>
    <w:rsid w:val="00EA6687"/>
    <w:rsid w:val="00EB5B63"/>
    <w:rsid w:val="00EB7345"/>
    <w:rsid w:val="00EC1BAD"/>
    <w:rsid w:val="00EC7B47"/>
    <w:rsid w:val="00ED3178"/>
    <w:rsid w:val="00EE466D"/>
    <w:rsid w:val="00EE59D7"/>
    <w:rsid w:val="00EF3B2B"/>
    <w:rsid w:val="00EF4744"/>
    <w:rsid w:val="00EF7858"/>
    <w:rsid w:val="00F00BFC"/>
    <w:rsid w:val="00F02448"/>
    <w:rsid w:val="00F10DB7"/>
    <w:rsid w:val="00F175C9"/>
    <w:rsid w:val="00F21173"/>
    <w:rsid w:val="00F21262"/>
    <w:rsid w:val="00F32AAE"/>
    <w:rsid w:val="00F33788"/>
    <w:rsid w:val="00F44207"/>
    <w:rsid w:val="00F530A0"/>
    <w:rsid w:val="00F64535"/>
    <w:rsid w:val="00F70D58"/>
    <w:rsid w:val="00F73C75"/>
    <w:rsid w:val="00F80C0C"/>
    <w:rsid w:val="00F85788"/>
    <w:rsid w:val="00F8625F"/>
    <w:rsid w:val="00F86F2F"/>
    <w:rsid w:val="00F94075"/>
    <w:rsid w:val="00F94FD5"/>
    <w:rsid w:val="00F9582C"/>
    <w:rsid w:val="00F97ED1"/>
    <w:rsid w:val="00FA0DAB"/>
    <w:rsid w:val="00FA14F4"/>
    <w:rsid w:val="00FA3203"/>
    <w:rsid w:val="00FA3207"/>
    <w:rsid w:val="00FB0466"/>
    <w:rsid w:val="00FB4F0B"/>
    <w:rsid w:val="00FC185C"/>
    <w:rsid w:val="00FC43BB"/>
    <w:rsid w:val="00FD26DB"/>
    <w:rsid w:val="00FD72EB"/>
    <w:rsid w:val="00FE1761"/>
    <w:rsid w:val="01BC4FA4"/>
    <w:rsid w:val="023C00EE"/>
    <w:rsid w:val="030E3BEF"/>
    <w:rsid w:val="0320F658"/>
    <w:rsid w:val="0336702D"/>
    <w:rsid w:val="047540A8"/>
    <w:rsid w:val="05BFE7C1"/>
    <w:rsid w:val="05C512F6"/>
    <w:rsid w:val="066A7379"/>
    <w:rsid w:val="07E8D0FC"/>
    <w:rsid w:val="07FED905"/>
    <w:rsid w:val="0811FC42"/>
    <w:rsid w:val="086DEE38"/>
    <w:rsid w:val="0A32304E"/>
    <w:rsid w:val="0AFC6666"/>
    <w:rsid w:val="0B6BAED7"/>
    <w:rsid w:val="0C97C082"/>
    <w:rsid w:val="0CA6348B"/>
    <w:rsid w:val="0CCF3466"/>
    <w:rsid w:val="0CDD95DA"/>
    <w:rsid w:val="0D4434F4"/>
    <w:rsid w:val="0DC2C280"/>
    <w:rsid w:val="0ED16415"/>
    <w:rsid w:val="0F834A44"/>
    <w:rsid w:val="1089A47B"/>
    <w:rsid w:val="10B1D512"/>
    <w:rsid w:val="10D97194"/>
    <w:rsid w:val="11113408"/>
    <w:rsid w:val="11956276"/>
    <w:rsid w:val="11B4B4B3"/>
    <w:rsid w:val="11BF121B"/>
    <w:rsid w:val="11EA8A5D"/>
    <w:rsid w:val="123F45FB"/>
    <w:rsid w:val="126F1392"/>
    <w:rsid w:val="13A0BC77"/>
    <w:rsid w:val="14C22A8E"/>
    <w:rsid w:val="154BD6B5"/>
    <w:rsid w:val="15623009"/>
    <w:rsid w:val="1643810C"/>
    <w:rsid w:val="16590434"/>
    <w:rsid w:val="1663F7FE"/>
    <w:rsid w:val="16848162"/>
    <w:rsid w:val="17154390"/>
    <w:rsid w:val="1783D074"/>
    <w:rsid w:val="17DB524E"/>
    <w:rsid w:val="17E0287E"/>
    <w:rsid w:val="1857289C"/>
    <w:rsid w:val="1864F5DA"/>
    <w:rsid w:val="187E1367"/>
    <w:rsid w:val="190658F4"/>
    <w:rsid w:val="19D942CC"/>
    <w:rsid w:val="19E7C3FA"/>
    <w:rsid w:val="1A31FBB9"/>
    <w:rsid w:val="1BCDD3DD"/>
    <w:rsid w:val="1C248E3D"/>
    <w:rsid w:val="1CEE5C57"/>
    <w:rsid w:val="1E63DB41"/>
    <w:rsid w:val="1E9D382F"/>
    <w:rsid w:val="1EA738DF"/>
    <w:rsid w:val="1F76E119"/>
    <w:rsid w:val="1F97C594"/>
    <w:rsid w:val="1FA34BAE"/>
    <w:rsid w:val="1FDEFCC9"/>
    <w:rsid w:val="20B6D88F"/>
    <w:rsid w:val="211AF664"/>
    <w:rsid w:val="21500E31"/>
    <w:rsid w:val="219B9295"/>
    <w:rsid w:val="21B9B94F"/>
    <w:rsid w:val="21C0510E"/>
    <w:rsid w:val="2249EB26"/>
    <w:rsid w:val="237295D1"/>
    <w:rsid w:val="2407CE34"/>
    <w:rsid w:val="2443C79B"/>
    <w:rsid w:val="255E7202"/>
    <w:rsid w:val="25A87A61"/>
    <w:rsid w:val="2614AC55"/>
    <w:rsid w:val="261EA1FD"/>
    <w:rsid w:val="26B3CAFB"/>
    <w:rsid w:val="26EFCCC8"/>
    <w:rsid w:val="277A5990"/>
    <w:rsid w:val="2792740E"/>
    <w:rsid w:val="27A52230"/>
    <w:rsid w:val="2940BEEC"/>
    <w:rsid w:val="29C8E7EB"/>
    <w:rsid w:val="2A936045"/>
    <w:rsid w:val="2AD58A78"/>
    <w:rsid w:val="2B2AA7A6"/>
    <w:rsid w:val="2C0E6EA9"/>
    <w:rsid w:val="2C3386D0"/>
    <w:rsid w:val="2C5583F8"/>
    <w:rsid w:val="2C584521"/>
    <w:rsid w:val="2C8B97EE"/>
    <w:rsid w:val="2D3766BA"/>
    <w:rsid w:val="2D3D6C9A"/>
    <w:rsid w:val="2D4D4085"/>
    <w:rsid w:val="2D881717"/>
    <w:rsid w:val="2DBEE866"/>
    <w:rsid w:val="2F4D7DE4"/>
    <w:rsid w:val="2F7D8555"/>
    <w:rsid w:val="2F83985D"/>
    <w:rsid w:val="2F8C3D14"/>
    <w:rsid w:val="2FFD68EB"/>
    <w:rsid w:val="30449C3D"/>
    <w:rsid w:val="30CF5A7B"/>
    <w:rsid w:val="30E2F2DB"/>
    <w:rsid w:val="3281B0BE"/>
    <w:rsid w:val="329A8F1E"/>
    <w:rsid w:val="3396FABC"/>
    <w:rsid w:val="345EBAFA"/>
    <w:rsid w:val="3519EF8D"/>
    <w:rsid w:val="356BFF2F"/>
    <w:rsid w:val="35DACD00"/>
    <w:rsid w:val="36F57A65"/>
    <w:rsid w:val="373EDB05"/>
    <w:rsid w:val="37E303CF"/>
    <w:rsid w:val="38740B61"/>
    <w:rsid w:val="38BA172B"/>
    <w:rsid w:val="38CF1D35"/>
    <w:rsid w:val="397912CD"/>
    <w:rsid w:val="3A709B83"/>
    <w:rsid w:val="3B9CFC68"/>
    <w:rsid w:val="3BA779D2"/>
    <w:rsid w:val="3BD63D70"/>
    <w:rsid w:val="3C1C7322"/>
    <w:rsid w:val="3D07DD62"/>
    <w:rsid w:val="3D622AF5"/>
    <w:rsid w:val="3F53BAAB"/>
    <w:rsid w:val="3FA686FD"/>
    <w:rsid w:val="40171941"/>
    <w:rsid w:val="408A7114"/>
    <w:rsid w:val="40A4F0C3"/>
    <w:rsid w:val="41A59BE3"/>
    <w:rsid w:val="4300C615"/>
    <w:rsid w:val="43C37D4A"/>
    <w:rsid w:val="43EE1BD8"/>
    <w:rsid w:val="4479B575"/>
    <w:rsid w:val="44B1868D"/>
    <w:rsid w:val="453E5E6B"/>
    <w:rsid w:val="45EE4CAE"/>
    <w:rsid w:val="460034F5"/>
    <w:rsid w:val="465B836F"/>
    <w:rsid w:val="466F717B"/>
    <w:rsid w:val="46837559"/>
    <w:rsid w:val="468EC0B5"/>
    <w:rsid w:val="469CE31E"/>
    <w:rsid w:val="46B5F625"/>
    <w:rsid w:val="476104D6"/>
    <w:rsid w:val="48251791"/>
    <w:rsid w:val="483E408C"/>
    <w:rsid w:val="487BFF6D"/>
    <w:rsid w:val="49B2BDFA"/>
    <w:rsid w:val="49CC541C"/>
    <w:rsid w:val="49F74500"/>
    <w:rsid w:val="4A71379A"/>
    <w:rsid w:val="4AB28F75"/>
    <w:rsid w:val="4B06D72E"/>
    <w:rsid w:val="4BA9C39B"/>
    <w:rsid w:val="4BD25444"/>
    <w:rsid w:val="4C6B41EC"/>
    <w:rsid w:val="4C9BB58F"/>
    <w:rsid w:val="4D70E54A"/>
    <w:rsid w:val="4D780621"/>
    <w:rsid w:val="4E81D408"/>
    <w:rsid w:val="4EA55F9A"/>
    <w:rsid w:val="4F724122"/>
    <w:rsid w:val="4FB400B8"/>
    <w:rsid w:val="4FDD2E39"/>
    <w:rsid w:val="50E482F3"/>
    <w:rsid w:val="5102E288"/>
    <w:rsid w:val="511002E5"/>
    <w:rsid w:val="5149366A"/>
    <w:rsid w:val="51D6BF76"/>
    <w:rsid w:val="51EDBC21"/>
    <w:rsid w:val="522B1B95"/>
    <w:rsid w:val="5256A037"/>
    <w:rsid w:val="525DC157"/>
    <w:rsid w:val="52EB5E6F"/>
    <w:rsid w:val="5368E640"/>
    <w:rsid w:val="53DBCBD8"/>
    <w:rsid w:val="540EBE3D"/>
    <w:rsid w:val="547F9EB9"/>
    <w:rsid w:val="54D69520"/>
    <w:rsid w:val="551CFEC4"/>
    <w:rsid w:val="56F904DB"/>
    <w:rsid w:val="57356033"/>
    <w:rsid w:val="57DE1E76"/>
    <w:rsid w:val="58512409"/>
    <w:rsid w:val="5854EF6D"/>
    <w:rsid w:val="58820B5A"/>
    <w:rsid w:val="599FBC82"/>
    <w:rsid w:val="5A70116C"/>
    <w:rsid w:val="5A740AB8"/>
    <w:rsid w:val="5AC7993B"/>
    <w:rsid w:val="5AE53A25"/>
    <w:rsid w:val="5B0EFC6B"/>
    <w:rsid w:val="5B35E722"/>
    <w:rsid w:val="5BB8C5C4"/>
    <w:rsid w:val="5D75BB7F"/>
    <w:rsid w:val="5DFE0452"/>
    <w:rsid w:val="5E55E375"/>
    <w:rsid w:val="5E5F5BD0"/>
    <w:rsid w:val="5E74F6F8"/>
    <w:rsid w:val="5F8B90D7"/>
    <w:rsid w:val="600C7001"/>
    <w:rsid w:val="603F8F44"/>
    <w:rsid w:val="6054119D"/>
    <w:rsid w:val="615A2AC0"/>
    <w:rsid w:val="619A8615"/>
    <w:rsid w:val="61ECE083"/>
    <w:rsid w:val="6254DEE1"/>
    <w:rsid w:val="636F2584"/>
    <w:rsid w:val="639506EC"/>
    <w:rsid w:val="63B96019"/>
    <w:rsid w:val="63D46AFE"/>
    <w:rsid w:val="64A76898"/>
    <w:rsid w:val="6568DC18"/>
    <w:rsid w:val="658C60BF"/>
    <w:rsid w:val="6622BB5C"/>
    <w:rsid w:val="666A2FA0"/>
    <w:rsid w:val="670A4B1E"/>
    <w:rsid w:val="684EA1B1"/>
    <w:rsid w:val="6853E901"/>
    <w:rsid w:val="685BB045"/>
    <w:rsid w:val="6896335F"/>
    <w:rsid w:val="68CD17B0"/>
    <w:rsid w:val="6950B075"/>
    <w:rsid w:val="6A5A2033"/>
    <w:rsid w:val="6A5C4610"/>
    <w:rsid w:val="6B60A2CF"/>
    <w:rsid w:val="6BC68291"/>
    <w:rsid w:val="6BE63591"/>
    <w:rsid w:val="6C9CA8FC"/>
    <w:rsid w:val="6CFEA3F1"/>
    <w:rsid w:val="6D3AF044"/>
    <w:rsid w:val="6D5B978D"/>
    <w:rsid w:val="6D7AEE61"/>
    <w:rsid w:val="6E83B4AF"/>
    <w:rsid w:val="6EE47A2B"/>
    <w:rsid w:val="6EF6440D"/>
    <w:rsid w:val="7065C0FE"/>
    <w:rsid w:val="71751029"/>
    <w:rsid w:val="7211B47B"/>
    <w:rsid w:val="722BD743"/>
    <w:rsid w:val="727B72EC"/>
    <w:rsid w:val="72A51EA0"/>
    <w:rsid w:val="734FA260"/>
    <w:rsid w:val="73FD60BB"/>
    <w:rsid w:val="74733FF2"/>
    <w:rsid w:val="74AEEE7A"/>
    <w:rsid w:val="74CD9767"/>
    <w:rsid w:val="760A16AB"/>
    <w:rsid w:val="760C4EE5"/>
    <w:rsid w:val="763B815A"/>
    <w:rsid w:val="7680D66A"/>
    <w:rsid w:val="774B0053"/>
    <w:rsid w:val="7759A3D7"/>
    <w:rsid w:val="784E6F77"/>
    <w:rsid w:val="78662535"/>
    <w:rsid w:val="78C1371C"/>
    <w:rsid w:val="79460F66"/>
    <w:rsid w:val="79FE7290"/>
    <w:rsid w:val="7A1BFC54"/>
    <w:rsid w:val="7A3126C2"/>
    <w:rsid w:val="7B00B550"/>
    <w:rsid w:val="7BF11DD7"/>
    <w:rsid w:val="7D10E3E9"/>
    <w:rsid w:val="7DD4C954"/>
    <w:rsid w:val="7EA01BDF"/>
    <w:rsid w:val="7EAF9546"/>
    <w:rsid w:val="7ECF3E31"/>
    <w:rsid w:val="7F37E1BF"/>
    <w:rsid w:val="7F7BD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ACDCC"/>
  <w15:chartTrackingRefBased/>
  <w15:docId w15:val="{D7E1D013-91AF-4948-9B45-40788840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3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3067F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4A06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66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A066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Perkins Eastman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Davis</dc:creator>
  <cp:keywords/>
  <dc:description/>
  <cp:lastModifiedBy>Nate Konigkramer</cp:lastModifiedBy>
  <cp:revision>8</cp:revision>
  <dcterms:created xsi:type="dcterms:W3CDTF">2026-06-04T13:26:00Z</dcterms:created>
  <dcterms:modified xsi:type="dcterms:W3CDTF">2026-07-06T18:45:00Z</dcterms:modified>
</cp:coreProperties>
</file>